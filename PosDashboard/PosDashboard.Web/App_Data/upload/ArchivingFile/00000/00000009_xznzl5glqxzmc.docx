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k90wyoysb8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Order Management Flow Specification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ma2s1remm4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Business Model Overview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platform acts as a </w:t>
      </w:r>
      <w:r w:rsidDel="00000000" w:rsidR="00000000" w:rsidRPr="00000000">
        <w:rPr>
          <w:b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vendors</w:t>
      </w:r>
      <w:r w:rsidDel="00000000" w:rsidR="00000000" w:rsidRPr="00000000">
        <w:rPr>
          <w:rtl w:val="0"/>
        </w:rPr>
        <w:t xml:space="preserve"> (restaurants, pharmacies, banks, etc.) and </w:t>
      </w:r>
      <w:r w:rsidDel="00000000" w:rsidR="00000000" w:rsidRPr="00000000">
        <w:rPr>
          <w:b w:val="1"/>
          <w:rtl w:val="0"/>
        </w:rPr>
        <w:t xml:space="preserve">delivery companies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owner also operates a </w:t>
      </w:r>
      <w:r w:rsidDel="00000000" w:rsidR="00000000" w:rsidRPr="00000000">
        <w:rPr>
          <w:b w:val="1"/>
          <w:rtl w:val="0"/>
        </w:rPr>
        <w:t xml:space="preserve">delivery company</w:t>
      </w:r>
      <w:r w:rsidDel="00000000" w:rsidR="00000000" w:rsidRPr="00000000">
        <w:rPr>
          <w:rtl w:val="0"/>
        </w:rPr>
        <w:t xml:space="preserve">, ensuring an integrated logistics network.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is designed to be </w:t>
      </w:r>
      <w:r w:rsidDel="00000000" w:rsidR="00000000" w:rsidRPr="00000000">
        <w:rPr>
          <w:b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beyond Kuwait, allowing future expansion.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integration will be with </w:t>
      </w:r>
      <w:r w:rsidDel="00000000" w:rsidR="00000000" w:rsidRPr="00000000">
        <w:rPr>
          <w:b w:val="1"/>
          <w:rtl w:val="0"/>
        </w:rPr>
        <w:t xml:space="preserve">Ordable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aooao3tapnm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Vendor &amp; Delivery Company Management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899ktt141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Vendor Management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adds vendor categories</w:t>
      </w:r>
      <w:r w:rsidDel="00000000" w:rsidR="00000000" w:rsidRPr="00000000">
        <w:rPr>
          <w:rtl w:val="0"/>
        </w:rPr>
        <w:t xml:space="preserve"> (e.g., restaurant, pharmacy, bank, etc.).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Vendors are assigned to a category</w:t>
      </w:r>
      <w:r w:rsidDel="00000000" w:rsidR="00000000" w:rsidRPr="00000000">
        <w:rPr>
          <w:rtl w:val="0"/>
        </w:rPr>
        <w:t xml:space="preserve"> and configured with:</w:t>
      </w:r>
    </w:p>
    <w:p w:rsidR="00000000" w:rsidDel="00000000" w:rsidP="00000000" w:rsidRDefault="00000000" w:rsidRPr="00000000" w14:paraId="0000000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Delivery methods</w:t>
      </w:r>
      <w:r w:rsidDel="00000000" w:rsidR="00000000" w:rsidRPr="00000000">
        <w:rPr>
          <w:rtl w:val="0"/>
        </w:rPr>
        <w:t xml:space="preserve"> they support (e.g., motorcycle, truck, bus, etc.).</w:t>
      </w:r>
    </w:p>
    <w:p w:rsidR="00000000" w:rsidDel="00000000" w:rsidP="00000000" w:rsidRDefault="00000000" w:rsidRPr="00000000" w14:paraId="0000000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Multiple branches</w:t>
      </w:r>
      <w:r w:rsidDel="00000000" w:rsidR="00000000" w:rsidRPr="00000000">
        <w:rPr>
          <w:rtl w:val="0"/>
        </w:rPr>
        <w:t xml:space="preserve"> and exact branch locations.</w:t>
      </w:r>
    </w:p>
    <w:p w:rsidR="00000000" w:rsidDel="00000000" w:rsidP="00000000" w:rsidRDefault="00000000" w:rsidRPr="00000000" w14:paraId="0000000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Cash-on-delivery (COD) limit</w:t>
      </w:r>
      <w:r w:rsidDel="00000000" w:rsidR="00000000" w:rsidRPr="00000000">
        <w:rPr>
          <w:rtl w:val="0"/>
        </w:rPr>
        <w:t xml:space="preserve">, restricting the amount of money they can hold at any time.</w:t>
      </w:r>
    </w:p>
    <w:p w:rsidR="00000000" w:rsidDel="00000000" w:rsidP="00000000" w:rsidRDefault="00000000" w:rsidRPr="00000000" w14:paraId="0000000E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Vendor Management System</w:t>
      </w:r>
      <w:r w:rsidDel="00000000" w:rsidR="00000000" w:rsidRPr="00000000">
        <w:rPr>
          <w:rtl w:val="0"/>
        </w:rPr>
        <w:t xml:space="preserve">, allowing order tracking, payments, and driver coordination.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0qll3ly7p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Delivery Company Management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adds delivery companies</w:t>
      </w:r>
      <w:r w:rsidDel="00000000" w:rsidR="00000000" w:rsidRPr="00000000">
        <w:rPr>
          <w:rtl w:val="0"/>
        </w:rPr>
        <w:t xml:space="preserve"> and their supported </w:t>
      </w:r>
      <w:r w:rsidDel="00000000" w:rsidR="00000000" w:rsidRPr="00000000">
        <w:rPr>
          <w:b w:val="1"/>
          <w:rtl w:val="0"/>
        </w:rPr>
        <w:t xml:space="preserve">delivery methods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registers vehicles</w:t>
      </w:r>
      <w:r w:rsidDel="00000000" w:rsidR="00000000" w:rsidRPr="00000000">
        <w:rPr>
          <w:rtl w:val="0"/>
        </w:rPr>
        <w:t xml:space="preserve"> under each method and assigns them to drivers.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Driver Management:</w:t>
      </w:r>
    </w:p>
    <w:p w:rsidR="00000000" w:rsidDel="00000000" w:rsidP="00000000" w:rsidRDefault="00000000" w:rsidRPr="00000000" w14:paraId="0000001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driver has a </w:t>
      </w:r>
      <w:r w:rsidDel="00000000" w:rsidR="00000000" w:rsidRPr="00000000">
        <w:rPr>
          <w:b w:val="1"/>
          <w:rtl w:val="0"/>
        </w:rPr>
        <w:t xml:space="preserve">complete profile</w:t>
      </w:r>
      <w:r w:rsidDel="00000000" w:rsidR="00000000" w:rsidRPr="00000000">
        <w:rPr>
          <w:rtl w:val="0"/>
        </w:rPr>
        <w:t xml:space="preserve"> (name, contact, vehicle details, compliance documents).</w:t>
      </w:r>
    </w:p>
    <w:p w:rsidR="00000000" w:rsidDel="00000000" w:rsidP="00000000" w:rsidRDefault="00000000" w:rsidRPr="00000000" w14:paraId="0000001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sets a </w:t>
      </w:r>
      <w:r w:rsidDel="00000000" w:rsidR="00000000" w:rsidRPr="00000000">
        <w:rPr>
          <w:b w:val="1"/>
          <w:rtl w:val="0"/>
        </w:rPr>
        <w:t xml:space="preserve">COD limit per driver</w:t>
      </w:r>
      <w:r w:rsidDel="00000000" w:rsidR="00000000" w:rsidRPr="00000000">
        <w:rPr>
          <w:rtl w:val="0"/>
        </w:rPr>
        <w:t xml:space="preserve"> to control the cash they can hold.</w:t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rtl w:val="0"/>
        </w:rPr>
        <w:t xml:space="preserve">shares relevant driver information</w:t>
      </w:r>
      <w:r w:rsidDel="00000000" w:rsidR="00000000" w:rsidRPr="00000000">
        <w:rPr>
          <w:rtl w:val="0"/>
        </w:rPr>
        <w:t xml:space="preserve"> with vendors.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jtfu2oxxmqv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Order Lifecycle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v389putuc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Order Creation &amp; Allocation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customer places an order through </w:t>
      </w:r>
      <w:r w:rsidDel="00000000" w:rsidR="00000000" w:rsidRPr="00000000">
        <w:rPr>
          <w:b w:val="1"/>
          <w:rtl w:val="0"/>
        </w:rPr>
        <w:t xml:space="preserve">Ordable</w:t>
      </w:r>
      <w:r w:rsidDel="00000000" w:rsidR="00000000" w:rsidRPr="00000000">
        <w:rPr>
          <w:rtl w:val="0"/>
        </w:rPr>
        <w:t xml:space="preserve">, the system receives: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details (items, price</w:t>
      </w:r>
      <w:ins w:author="Rehab Hegazy" w:id="0" w:date="2025-02-28T14:56:22Z">
        <w:r w:rsidDel="00000000" w:rsidR="00000000" w:rsidRPr="00000000">
          <w:rPr>
            <w:rtl w:val="0"/>
          </w:rPr>
          <w:t xml:space="preserve">,</w:t>
        </w:r>
      </w:ins>
      <w:r w:rsidDel="00000000" w:rsidR="00000000" w:rsidRPr="00000000">
        <w:rPr>
          <w:rtl w:val="0"/>
          <w:rPrChange w:author="Rehab Hegazy" w:id="1" w:date="2025-02-28T14:55:27Z">
            <w:rPr/>
          </w:rPrChange>
        </w:rPr>
        <w:t xml:space="preserve">paymen</w:t>
      </w:r>
      <w:r w:rsidDel="00000000" w:rsidR="00000000" w:rsidRPr="00000000">
        <w:rPr>
          <w:rtl w:val="0"/>
        </w:rPr>
        <w:t xml:space="preserve">t method, etc.).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Customer </w:t>
      </w:r>
      <w:ins w:author="Rehab Hegazy" w:id="2" w:date="2025-02-28T14:55:46Z">
        <w:r w:rsidDel="00000000" w:rsidR="00000000" w:rsidRPr="00000000">
          <w:rPr>
            <w:b w:val="1"/>
            <w:rtl w:val="0"/>
          </w:rPr>
          <w:t xml:space="preserve">information (</w:t>
        </w:r>
      </w:ins>
      <w:r w:rsidDel="00000000" w:rsidR="00000000" w:rsidRPr="00000000">
        <w:rPr>
          <w:b w:val="1"/>
          <w:rtl w:val="0"/>
        </w:rPr>
        <w:t xml:space="preserve">location</w:t>
      </w:r>
      <w:ins w:author="Rehab Hegazy" w:id="3" w:date="2025-02-28T14:55:54Z">
        <w:r w:rsidDel="00000000" w:rsidR="00000000" w:rsidRPr="00000000">
          <w:rPr>
            <w:b w:val="1"/>
            <w:rtl w:val="0"/>
          </w:rPr>
          <w:t xml:space="preserve">,name .phone…etc)</w:t>
        </w:r>
      </w:ins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Vendor &amp; branch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 (COD or prepaid).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calculates an </w:t>
      </w:r>
      <w:r w:rsidDel="00000000" w:rsidR="00000000" w:rsidRPr="00000000">
        <w:rPr>
          <w:b w:val="1"/>
          <w:rtl w:val="0"/>
        </w:rPr>
        <w:t xml:space="preserve">initial estimated time of arrival (ETA)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Intelligent driver assignment</w:t>
      </w:r>
      <w:r w:rsidDel="00000000" w:rsidR="00000000" w:rsidRPr="00000000">
        <w:rPr>
          <w:rtl w:val="0"/>
        </w:rPr>
        <w:t xml:space="preserve"> based on: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1440" w:hanging="360"/>
        <w:pPrChange w:author="Rehab Hegazy" w:id="0" w:date="2025-02-28T14:59:29Z">
          <w:pPr>
            <w:numPr>
              <w:ilvl w:val="0"/>
              <w:numId w:val="21"/>
            </w:numPr>
            <w:spacing w:after="240" w:before="240" w:lineRule="auto"/>
            <w:ind w:left="720" w:hanging="360"/>
          </w:pPr>
        </w:pPrChange>
      </w:pPr>
      <w:r w:rsidDel="00000000" w:rsidR="00000000" w:rsidRPr="00000000">
        <w:rPr>
          <w:rtl w:val="0"/>
        </w:rPr>
        <w:t xml:space="preserve">Proximity to vendor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pPrChange w:author="Rehab Hegazy" w:id="0" w:date="2025-02-28T14:59:29Z">
          <w:pPr>
            <w:numPr>
              <w:ilvl w:val="0"/>
              <w:numId w:val="21"/>
            </w:numPr>
            <w:spacing w:after="240" w:before="240" w:lineRule="auto"/>
            <w:ind w:left="720" w:hanging="360"/>
          </w:pPr>
        </w:pPrChange>
      </w:pPr>
      <w:r w:rsidDel="00000000" w:rsidR="00000000" w:rsidRPr="00000000">
        <w:rPr>
          <w:rtl w:val="0"/>
        </w:rPr>
        <w:t xml:space="preserve">Driver ratings and performance metrics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pPrChange w:author="Rehab Hegazy" w:id="0" w:date="2025-02-28T14:59:29Z">
          <w:pPr>
            <w:numPr>
              <w:ilvl w:val="0"/>
              <w:numId w:val="21"/>
            </w:numPr>
            <w:spacing w:after="240" w:before="240" w:lineRule="auto"/>
            <w:ind w:left="720" w:hanging="360"/>
          </w:pPr>
        </w:pPrChange>
      </w:pPr>
      <w:r w:rsidDel="00000000" w:rsidR="00000000" w:rsidRPr="00000000">
        <w:rPr>
          <w:rtl w:val="0"/>
        </w:rPr>
        <w:t xml:space="preserve">Current workload and capacity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pPrChange w:author="Rehab Hegazy" w:id="0" w:date="2025-02-28T14:59:29Z">
          <w:pPr>
            <w:numPr>
              <w:ilvl w:val="0"/>
              <w:numId w:val="21"/>
            </w:numPr>
            <w:spacing w:after="240" w:before="240" w:lineRule="auto"/>
            <w:ind w:left="720" w:hanging="360"/>
          </w:pPr>
        </w:pPrChange>
      </w:pPr>
      <w:r w:rsidDel="00000000" w:rsidR="00000000" w:rsidRPr="00000000">
        <w:rPr>
          <w:rtl w:val="0"/>
        </w:rPr>
        <w:t xml:space="preserve">Driver specialization (if required for specific order types)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rtl w:val="0"/>
        </w:rPr>
        <w:t xml:space="preserve">prioritizes drivers</w:t>
      </w:r>
      <w:r w:rsidDel="00000000" w:rsidR="00000000" w:rsidRPr="00000000">
        <w:rPr>
          <w:rtl w:val="0"/>
        </w:rPr>
        <w:t xml:space="preserve"> based on an algorithmic score.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suitable driver is found, the </w:t>
      </w:r>
      <w:r w:rsidDel="00000000" w:rsidR="00000000" w:rsidRPr="00000000">
        <w:rPr>
          <w:b w:val="1"/>
          <w:rtl w:val="0"/>
        </w:rPr>
        <w:t xml:space="preserve">search radius expands</w:t>
      </w:r>
      <w:r w:rsidDel="00000000" w:rsidR="00000000" w:rsidRPr="00000000">
        <w:rPr>
          <w:rtl w:val="0"/>
        </w:rPr>
        <w:t xml:space="preserve"> until a driver accepts.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pPrChange w:author="Rehab Hegazy" w:id="0" w:date="2025-02-28T15:15:31Z">
          <w:pPr>
            <w:numPr>
              <w:ilvl w:val="0"/>
              <w:numId w:val="5"/>
            </w:numPr>
            <w:spacing w:after="240" w:before="240" w:lineRule="auto"/>
            <w:ind w:left="720" w:hanging="360"/>
          </w:pPr>
        </w:pPrChange>
      </w:pPr>
      <w:r w:rsidDel="00000000" w:rsidR="00000000" w:rsidRPr="00000000">
        <w:rPr>
          <w:rtl w:val="0"/>
        </w:rPr>
        <w:t xml:space="preserve">Once a driver </w:t>
      </w:r>
      <w:r w:rsidDel="00000000" w:rsidR="00000000" w:rsidRPr="00000000">
        <w:rPr>
          <w:b w:val="1"/>
          <w:rtl w:val="0"/>
        </w:rPr>
        <w:t xml:space="preserve">accepts</w:t>
      </w:r>
      <w:r w:rsidDel="00000000" w:rsidR="00000000" w:rsidRPr="00000000">
        <w:rPr>
          <w:rtl w:val="0"/>
        </w:rPr>
        <w:t xml:space="preserve">, the system </w:t>
      </w:r>
      <w:r w:rsidDel="00000000" w:rsidR="00000000" w:rsidRPr="00000000">
        <w:rPr>
          <w:b w:val="1"/>
          <w:rtl w:val="0"/>
        </w:rPr>
        <w:t xml:space="preserve">notifies the vendor</w:t>
      </w:r>
      <w:r w:rsidDel="00000000" w:rsidR="00000000" w:rsidRPr="00000000">
        <w:rPr>
          <w:rtl w:val="0"/>
        </w:rPr>
        <w:t xml:space="preserve"> with driver details.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4d45h5szde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Order Execution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marks the driver as </w:t>
      </w:r>
      <w:r w:rsidDel="00000000" w:rsidR="00000000" w:rsidRPr="00000000">
        <w:rPr>
          <w:b w:val="1"/>
          <w:rtl w:val="0"/>
        </w:rPr>
        <w:t xml:space="preserve">arrived</w:t>
      </w:r>
      <w:r w:rsidDel="00000000" w:rsidR="00000000" w:rsidRPr="00000000">
        <w:rPr>
          <w:rtl w:val="0"/>
        </w:rPr>
        <w:t xml:space="preserve"> when they are within a set distance (e.g., 500 meters).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Vendor confirms pickup</w:t>
      </w:r>
      <w:r w:rsidDel="00000000" w:rsidR="00000000" w:rsidRPr="00000000">
        <w:rPr>
          <w:rtl w:val="0"/>
        </w:rPr>
        <w:t xml:space="preserve">, and the driver </w:t>
      </w:r>
      <w:r w:rsidDel="00000000" w:rsidR="00000000" w:rsidRPr="00000000">
        <w:rPr>
          <w:b w:val="1"/>
          <w:rtl w:val="0"/>
        </w:rPr>
        <w:t xml:space="preserve">starts the journey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rtl w:val="0"/>
        </w:rPr>
        <w:t xml:space="preserve">updates the ETA</w:t>
      </w:r>
      <w:r w:rsidDel="00000000" w:rsidR="00000000" w:rsidRPr="00000000">
        <w:rPr>
          <w:rtl w:val="0"/>
        </w:rPr>
        <w:t xml:space="preserve"> based on current traffic conditions and route.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driver </w:t>
      </w:r>
      <w:r w:rsidDel="00000000" w:rsidR="00000000" w:rsidRPr="00000000">
        <w:rPr>
          <w:b w:val="1"/>
          <w:rtl w:val="0"/>
        </w:rPr>
        <w:t xml:space="preserve">receives customer location &amp; contact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arrival, the driver </w:t>
      </w:r>
      <w:r w:rsidDel="00000000" w:rsidR="00000000" w:rsidRPr="00000000">
        <w:rPr>
          <w:b w:val="1"/>
          <w:rtl w:val="0"/>
        </w:rPr>
        <w:t xml:space="preserve">marks the order as delivered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receives a unique code</w:t>
      </w:r>
      <w:r w:rsidDel="00000000" w:rsidR="00000000" w:rsidRPr="00000000">
        <w:rPr>
          <w:rtl w:val="0"/>
        </w:rPr>
        <w:t xml:space="preserve"> via SMS/WhatsApp to share with the driver.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driver </w:t>
      </w:r>
      <w:r w:rsidDel="00000000" w:rsidR="00000000" w:rsidRPr="00000000">
        <w:rPr>
          <w:b w:val="1"/>
          <w:rtl w:val="0"/>
        </w:rPr>
        <w:t xml:space="preserve">enters the code</w:t>
      </w:r>
      <w:r w:rsidDel="00000000" w:rsidR="00000000" w:rsidRPr="00000000">
        <w:rPr>
          <w:rtl w:val="0"/>
        </w:rPr>
        <w:t xml:space="preserve"> to confirm delivery and complete the order.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Customer provides rating and feedback</w:t>
      </w:r>
      <w:r w:rsidDel="00000000" w:rsidR="00000000" w:rsidRPr="00000000">
        <w:rPr>
          <w:rtl w:val="0"/>
        </w:rPr>
        <w:t xml:space="preserve"> for both vendor and driver.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Order Modification &amp; 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Customers can </w:t>
      </w:r>
      <w:r w:rsidDel="00000000" w:rsidR="00000000" w:rsidRPr="00000000">
        <w:rPr>
          <w:b w:val="1"/>
          <w:rtl w:val="0"/>
        </w:rPr>
        <w:t xml:space="preserve">modify orders</w:t>
      </w:r>
      <w:r w:rsidDel="00000000" w:rsidR="00000000" w:rsidRPr="00000000">
        <w:rPr>
          <w:rtl w:val="0"/>
        </w:rPr>
        <w:t xml:space="preserve"> before pickup with:</w:t>
      </w:r>
    </w:p>
    <w:p w:rsidR="00000000" w:rsidDel="00000000" w:rsidP="00000000" w:rsidRDefault="00000000" w:rsidRPr="00000000" w14:paraId="00000031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Options to add/remove items</w:t>
      </w:r>
    </w:p>
    <w:p w:rsidR="00000000" w:rsidDel="00000000" w:rsidP="00000000" w:rsidRDefault="00000000" w:rsidRPr="00000000" w14:paraId="00000032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Change delivery address (within limits)</w:t>
      </w:r>
    </w:p>
    <w:p w:rsidR="00000000" w:rsidDel="00000000" w:rsidP="00000000" w:rsidRDefault="00000000" w:rsidRPr="00000000" w14:paraId="00000033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delivery time preferences</w:t>
      </w:r>
    </w:p>
    <w:p w:rsidR="00000000" w:rsidDel="00000000" w:rsidP="00000000" w:rsidRDefault="00000000" w:rsidRPr="00000000" w14:paraId="0000003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Modifications trigger </w:t>
      </w:r>
      <w:r w:rsidDel="00000000" w:rsidR="00000000" w:rsidRPr="00000000">
        <w:rPr>
          <w:b w:val="1"/>
          <w:rtl w:val="0"/>
        </w:rPr>
        <w:t xml:space="preserve">updates to vendor and driver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 delivery, customers have </w:t>
      </w:r>
      <w:r w:rsidDel="00000000" w:rsidR="00000000" w:rsidRPr="00000000">
        <w:rPr>
          <w:b w:val="1"/>
          <w:rtl w:val="0"/>
        </w:rPr>
        <w:t xml:space="preserve">delivery confirmation 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Complete acceptance</w:t>
      </w:r>
    </w:p>
    <w:p w:rsidR="00000000" w:rsidDel="00000000" w:rsidP="00000000" w:rsidRDefault="00000000" w:rsidRPr="00000000" w14:paraId="00000037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Partial acceptance (specific items rejected)</w:t>
      </w:r>
    </w:p>
    <w:p w:rsidR="00000000" w:rsidDel="00000000" w:rsidP="00000000" w:rsidRDefault="00000000" w:rsidRPr="00000000" w14:paraId="00000038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Full rejection</w:t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rejected orders, the system initiates a </w:t>
      </w:r>
      <w:r w:rsidDel="00000000" w:rsidR="00000000" w:rsidRPr="00000000">
        <w:rPr>
          <w:b w:val="1"/>
          <w:rtl w:val="0"/>
        </w:rPr>
        <w:t xml:space="preserve">return logistics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Driver records reason for rejection</w:t>
      </w:r>
    </w:p>
    <w:p w:rsidR="00000000" w:rsidDel="00000000" w:rsidP="00000000" w:rsidRDefault="00000000" w:rsidRPr="00000000" w14:paraId="0000003B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notifies vendor of returned items</w:t>
      </w:r>
    </w:p>
    <w:p w:rsidR="00000000" w:rsidDel="00000000" w:rsidP="00000000" w:rsidRDefault="00000000" w:rsidRPr="00000000" w14:paraId="0000003C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Return is tracked back to vendor</w:t>
      </w:r>
    </w:p>
    <w:p w:rsidR="00000000" w:rsidDel="00000000" w:rsidP="00000000" w:rsidRDefault="00000000" w:rsidRPr="00000000" w14:paraId="0000003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system automatically processes </w:t>
      </w:r>
      <w:r w:rsidDel="00000000" w:rsidR="00000000" w:rsidRPr="00000000">
        <w:rPr>
          <w:b w:val="1"/>
          <w:rtl w:val="0"/>
        </w:rPr>
        <w:t xml:space="preserve">refunds</w:t>
      </w:r>
      <w:r w:rsidDel="00000000" w:rsidR="00000000" w:rsidRPr="00000000">
        <w:rPr>
          <w:rtl w:val="0"/>
        </w:rPr>
        <w:t xml:space="preserve"> for rejected items based on payment method.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m5vzr1px8m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 Handling COD &amp; Payments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Vendors have a </w:t>
      </w:r>
      <w:r w:rsidDel="00000000" w:rsidR="00000000" w:rsidRPr="00000000">
        <w:rPr>
          <w:b w:val="1"/>
          <w:rtl w:val="0"/>
        </w:rPr>
        <w:t xml:space="preserve">COD holding limit</w:t>
      </w:r>
      <w:r w:rsidDel="00000000" w:rsidR="00000000" w:rsidRPr="00000000">
        <w:rPr>
          <w:rtl w:val="0"/>
        </w:rPr>
        <w:t xml:space="preserve">; when exceeded, they must top up their wallet.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fees are collected:</w:t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Prepaid model:</w:t>
      </w:r>
      <w:r w:rsidDel="00000000" w:rsidR="00000000" w:rsidRPr="00000000">
        <w:rPr>
          <w:rtl w:val="0"/>
        </w:rPr>
        <w:t xml:space="preserve"> Vendors deposit an estimated amount, deducted per delivery.</w:t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Postpaid model:</w:t>
      </w:r>
      <w:r w:rsidDel="00000000" w:rsidR="00000000" w:rsidRPr="00000000">
        <w:rPr>
          <w:rtl w:val="0"/>
        </w:rPr>
        <w:t xml:space="preserve"> Vendors receive invoices (weekly/monthly) for completed deliveries.</w:t>
      </w:r>
    </w:p>
    <w:p w:rsidR="00000000" w:rsidDel="00000000" w:rsidP="00000000" w:rsidRDefault="00000000" w:rsidRPr="00000000" w14:paraId="0000004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COD Orders:</w:t>
      </w:r>
      <w:r w:rsidDel="00000000" w:rsidR="00000000" w:rsidRPr="00000000">
        <w:rPr>
          <w:rtl w:val="0"/>
        </w:rPr>
        <w:t xml:space="preserve"> Fees deducted once orders are delivered and confirmed.</w:t>
      </w:r>
    </w:p>
    <w:p w:rsidR="00000000" w:rsidDel="00000000" w:rsidP="00000000" w:rsidRDefault="00000000" w:rsidRPr="00000000" w14:paraId="00000045">
      <w:pPr>
        <w:spacing w:after="240" w:before="0" w:beforeAutospacing="0" w:lineRule="auto"/>
        <w:ind w:left="0" w:firstLine="0"/>
        <w:pPrChange w:author="Rehab Hegazy" w:id="0" w:date="2025-02-28T15:29:48Z">
          <w:pPr>
            <w:numPr>
              <w:ilvl w:val="0"/>
              <w:numId w:val="18"/>
            </w:numPr>
            <w:spacing w:after="240" w:before="240" w:lineRule="auto"/>
            <w:ind w:left="720" w:hanging="360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5tjvqhakbgc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Driver Offline Scenarios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xk07nqn2z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Before Order Assignment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 driver is offline, </w:t>
      </w:r>
      <w:r w:rsidDel="00000000" w:rsidR="00000000" w:rsidRPr="00000000">
        <w:rPr>
          <w:b w:val="1"/>
          <w:rtl w:val="0"/>
        </w:rPr>
        <w:t xml:space="preserve">they are excluded</w:t>
      </w:r>
      <w:r w:rsidDel="00000000" w:rsidR="00000000" w:rsidRPr="00000000">
        <w:rPr>
          <w:rtl w:val="0"/>
        </w:rPr>
        <w:t xml:space="preserve"> from order allocation.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bwexnnp8g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After Order Acceptance but Before Pickup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rtl w:val="0"/>
        </w:rPr>
        <w:t xml:space="preserve">automatically reassigns</w:t>
      </w:r>
      <w:r w:rsidDel="00000000" w:rsidR="00000000" w:rsidRPr="00000000">
        <w:rPr>
          <w:rtl w:val="0"/>
        </w:rPr>
        <w:t xml:space="preserve"> the order to another driver.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vendor is notified of the new driver.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After Pickup but Before Delivery: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system waits for X minutes for reconnection.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If the driver remains offline, the system: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Attempts to track last known GPS location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Contacts the driver via alternative channels (call, SMS)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Triggers an alert to the admin dashboard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If driver location has changed or is uncertain: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 initiates emergency protocols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 notifies the vendor and customer of potential delay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 may contact driver directly through secondary contacts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If necessary, admin can mark order as potentially compromised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order reassignment: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If driver reconnects and confirms current location, new driver picks up from there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If driver cannot be reached, admin may: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Declare order lost and initiate replacement from vendor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h71yq591289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Dispatch new driver to original vendor for a new pickup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2"/>
          <w:numId w:val="20"/>
        </w:numPr>
        <w:spacing w:after="24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8ruw1ck7ua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Process refund/compensation to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q8ydxqdxanb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Escalation Paths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Tiered escalation system</w:t>
      </w:r>
      <w:r w:rsidDel="00000000" w:rsidR="00000000" w:rsidRPr="00000000">
        <w:rPr>
          <w:rtl w:val="0"/>
        </w:rPr>
        <w:t xml:space="preserve"> based on issue severity:</w:t>
      </w:r>
    </w:p>
    <w:p w:rsidR="00000000" w:rsidDel="00000000" w:rsidP="00000000" w:rsidRDefault="00000000" w:rsidRPr="00000000" w14:paraId="0000005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Low severity:</w:t>
      </w:r>
      <w:r w:rsidDel="00000000" w:rsidR="00000000" w:rsidRPr="00000000">
        <w:rPr>
          <w:rtl w:val="0"/>
        </w:rPr>
        <w:t xml:space="preserve"> Handled by first-level support (automated or entry-level staff)</w:t>
      </w:r>
    </w:p>
    <w:p w:rsidR="00000000" w:rsidDel="00000000" w:rsidP="00000000" w:rsidRDefault="00000000" w:rsidRPr="00000000" w14:paraId="0000006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Medium severity:</w:t>
      </w:r>
      <w:r w:rsidDel="00000000" w:rsidR="00000000" w:rsidRPr="00000000">
        <w:rPr>
          <w:rtl w:val="0"/>
        </w:rPr>
        <w:t xml:space="preserve"> Escalated to supervisors</w:t>
      </w:r>
    </w:p>
    <w:p w:rsidR="00000000" w:rsidDel="00000000" w:rsidP="00000000" w:rsidRDefault="00000000" w:rsidRPr="00000000" w14:paraId="0000006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High severity:</w:t>
      </w:r>
      <w:r w:rsidDel="00000000" w:rsidR="00000000" w:rsidRPr="00000000">
        <w:rPr>
          <w:rtl w:val="0"/>
        </w:rPr>
        <w:t xml:space="preserve"> Requires management intervention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 issue tracking</w:t>
      </w:r>
      <w:r w:rsidDel="00000000" w:rsidR="00000000" w:rsidRPr="00000000">
        <w:rPr>
          <w:rtl w:val="0"/>
        </w:rPr>
        <w:t xml:space="preserve"> system records:</w:t>
      </w:r>
    </w:p>
    <w:p w:rsidR="00000000" w:rsidDel="00000000" w:rsidP="00000000" w:rsidRDefault="00000000" w:rsidRPr="00000000" w14:paraId="0000006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 type and description</w:t>
      </w:r>
    </w:p>
    <w:p w:rsidR="00000000" w:rsidDel="00000000" w:rsidP="00000000" w:rsidRDefault="00000000" w:rsidRPr="00000000" w14:paraId="0000006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 taken</w:t>
      </w:r>
    </w:p>
    <w:p w:rsidR="00000000" w:rsidDel="00000000" w:rsidP="00000000" w:rsidRDefault="00000000" w:rsidRPr="00000000" w14:paraId="0000006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 time</w:t>
      </w:r>
    </w:p>
    <w:p w:rsidR="00000000" w:rsidDel="00000000" w:rsidP="00000000" w:rsidRDefault="00000000" w:rsidRPr="00000000" w14:paraId="0000006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Responsible personnel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Recurring issues</w:t>
      </w:r>
      <w:r w:rsidDel="00000000" w:rsidR="00000000" w:rsidRPr="00000000">
        <w:rPr>
          <w:rtl w:val="0"/>
        </w:rPr>
        <w:t xml:space="preserve"> trigger system flags for process improvement review.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btlacw07ce9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Driver Escalation Protocol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0s6xsn4tjpy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Vendor-Initiated Escalation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Escalation Triggers for Vendors: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significantly delayed in arriving at pickup location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unresponsive to vendor communications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behavior issues at pickup location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refusing to follow handling instructions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Vendor Escalation Process: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accesses "Driver Issue" option in vendor portal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specific issue category and urgency level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details of the situation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immediately flags order as "Vendor Escalated"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marked "Urgent," automatic notification sent to admin dashboard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responds based on urgency level (immediate for high, within 15 minutes for medium)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receives confirmation that escalation is being addressed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4qn3fo8bmlm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Customer-Initiated Escalation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Escalation Triggers for Customers:</w:t>
      </w:r>
    </w:p>
    <w:p w:rsidR="00000000" w:rsidDel="00000000" w:rsidP="00000000" w:rsidRDefault="00000000" w:rsidRPr="00000000" w14:paraId="0000007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significantly off-route or stationary for extended period</w:t>
      </w:r>
    </w:p>
    <w:p w:rsidR="00000000" w:rsidDel="00000000" w:rsidP="00000000" w:rsidRDefault="00000000" w:rsidRPr="00000000" w14:paraId="0000007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unresponsive to customer communications</w:t>
      </w:r>
    </w:p>
    <w:p w:rsidR="00000000" w:rsidDel="00000000" w:rsidP="00000000" w:rsidRDefault="00000000" w:rsidRPr="00000000" w14:paraId="0000007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Concerns about driver behavior or safety</w:t>
      </w:r>
    </w:p>
    <w:p w:rsidR="00000000" w:rsidDel="00000000" w:rsidP="00000000" w:rsidRDefault="00000000" w:rsidRPr="00000000" w14:paraId="0000007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shows "out for delivery" for excessive time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Escalation Process:</w:t>
      </w:r>
    </w:p>
    <w:p w:rsidR="00000000" w:rsidDel="00000000" w:rsidP="00000000" w:rsidRDefault="00000000" w:rsidRPr="00000000" w14:paraId="0000007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accesses "Help" or "SOS" button in tracking interface</w:t>
      </w:r>
    </w:p>
    <w:p w:rsidR="00000000" w:rsidDel="00000000" w:rsidP="00000000" w:rsidRDefault="00000000" w:rsidRPr="00000000" w14:paraId="0000007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issue type from dropdown menu</w:t>
      </w:r>
    </w:p>
    <w:p w:rsidR="00000000" w:rsidDel="00000000" w:rsidP="00000000" w:rsidRDefault="00000000" w:rsidRPr="00000000" w14:paraId="0000008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optionally provide text details</w:t>
      </w:r>
    </w:p>
    <w:p w:rsidR="00000000" w:rsidDel="00000000" w:rsidP="00000000" w:rsidRDefault="00000000" w:rsidRPr="00000000" w14:paraId="0000008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immediately flags order as "Customer Escalated"</w:t>
      </w:r>
    </w:p>
    <w:p w:rsidR="00000000" w:rsidDel="00000000" w:rsidP="00000000" w:rsidRDefault="00000000" w:rsidRPr="00000000" w14:paraId="0000008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receives immediate automated response with ticket number</w:t>
      </w:r>
    </w:p>
    <w:p w:rsidR="00000000" w:rsidDel="00000000" w:rsidP="00000000" w:rsidRDefault="00000000" w:rsidRPr="00000000" w14:paraId="0000008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issue severity:</w:t>
      </w:r>
    </w:p>
    <w:p w:rsidR="00000000" w:rsidDel="00000000" w:rsidP="00000000" w:rsidRDefault="00000000" w:rsidRPr="00000000" w14:paraId="00000084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Critical issues (safety concerns) trigger immediate admin intervention</w:t>
      </w:r>
    </w:p>
    <w:p w:rsidR="00000000" w:rsidDel="00000000" w:rsidP="00000000" w:rsidRDefault="00000000" w:rsidRPr="00000000" w14:paraId="00000085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Delivery timing issues may first attempt driver communication, then escalate if unresolved</w:t>
      </w:r>
    </w:p>
    <w:p w:rsidR="00000000" w:rsidDel="00000000" w:rsidP="00000000" w:rsidRDefault="00000000" w:rsidRPr="00000000" w14:paraId="00000086">
      <w:pPr>
        <w:numPr>
          <w:ilvl w:val="2"/>
          <w:numId w:val="2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receives updates on resolution steps being taken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vpznv3970fz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Admin Response to Escalations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Escalation Monitoring:</w:t>
      </w:r>
    </w:p>
    <w:p w:rsidR="00000000" w:rsidDel="00000000" w:rsidP="00000000" w:rsidRDefault="00000000" w:rsidRPr="00000000" w14:paraId="0000008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Dedicated dashboard section for escalated orders</w:t>
      </w:r>
    </w:p>
    <w:p w:rsidR="00000000" w:rsidDel="00000000" w:rsidP="00000000" w:rsidRDefault="00000000" w:rsidRPr="00000000" w14:paraId="0000008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Color-coded by severity and time since escalation</w:t>
      </w:r>
    </w:p>
    <w:p w:rsidR="00000000" w:rsidDel="00000000" w:rsidP="00000000" w:rsidRDefault="00000000" w:rsidRPr="00000000" w14:paraId="0000008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prioritization of older and higher-severity issues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 Protocols:</w:t>
      </w:r>
    </w:p>
    <w:p w:rsidR="00000000" w:rsidDel="00000000" w:rsidP="00000000" w:rsidRDefault="00000000" w:rsidRPr="00000000" w14:paraId="0000008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contact with driver via call</w:t>
      </w:r>
    </w:p>
    <w:p w:rsidR="00000000" w:rsidDel="00000000" w:rsidP="00000000" w:rsidRDefault="00000000" w:rsidRPr="00000000" w14:paraId="0000008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to remotely check driver location and status</w:t>
      </w:r>
    </w:p>
    <w:p w:rsidR="00000000" w:rsidDel="00000000" w:rsidP="00000000" w:rsidRDefault="00000000" w:rsidRPr="00000000" w14:paraId="0000008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to reassign order if driver issues cannot be resolved quickly</w:t>
      </w:r>
    </w:p>
    <w:p w:rsidR="00000000" w:rsidDel="00000000" w:rsidP="00000000" w:rsidRDefault="00000000" w:rsidRPr="00000000" w14:paraId="0000009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Documentation of resolution steps taken</w:t>
      </w:r>
    </w:p>
    <w:p w:rsidR="00000000" w:rsidDel="00000000" w:rsidP="00000000" w:rsidRDefault="00000000" w:rsidRPr="00000000" w14:paraId="0000009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communications to both vendor and customer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Post-Resolution:</w:t>
      </w:r>
    </w:p>
    <w:p w:rsidR="00000000" w:rsidDel="00000000" w:rsidP="00000000" w:rsidRDefault="00000000" w:rsidRPr="00000000" w14:paraId="0000009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performance record update for driver</w:t>
      </w:r>
    </w:p>
    <w:p w:rsidR="00000000" w:rsidDel="00000000" w:rsidP="00000000" w:rsidRDefault="00000000" w:rsidRPr="00000000" w14:paraId="0000009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patterns trigger driver reviews</w:t>
      </w:r>
    </w:p>
    <w:p w:rsidR="00000000" w:rsidDel="00000000" w:rsidP="00000000" w:rsidRDefault="00000000" w:rsidRPr="00000000" w14:paraId="0000009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logs incident details for pattern recognition</w:t>
      </w:r>
    </w:p>
    <w:p w:rsidR="00000000" w:rsidDel="00000000" w:rsidP="00000000" w:rsidRDefault="00000000" w:rsidRPr="00000000" w14:paraId="00000096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may receive compensation based on issue severity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m7ym6e3zxan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Driver Evaluation System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ktt3k8s3ke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Customer Review Process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0ntc6yx29r1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Rating Interface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delivery completion, customers receive a </w:t>
      </w:r>
      <w:r w:rsidDel="00000000" w:rsidR="00000000" w:rsidRPr="00000000">
        <w:rPr>
          <w:b w:val="1"/>
          <w:rtl w:val="0"/>
        </w:rPr>
        <w:t xml:space="preserve">prompt for driver review</w:t>
      </w:r>
      <w:r w:rsidDel="00000000" w:rsidR="00000000" w:rsidRPr="00000000">
        <w:rPr>
          <w:rtl w:val="0"/>
        </w:rPr>
        <w:t xml:space="preserve"> via: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app notification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 with review link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summary with feedback option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interface includes:</w:t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Star rating</w:t>
      </w:r>
      <w:r w:rsidDel="00000000" w:rsidR="00000000" w:rsidRPr="00000000">
        <w:rPr>
          <w:rtl w:val="0"/>
        </w:rPr>
        <w:t xml:space="preserve"> (1-5 scale)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Quick-select feedback</w:t>
      </w:r>
      <w:r w:rsidDel="00000000" w:rsidR="00000000" w:rsidRPr="00000000">
        <w:rPr>
          <w:rtl w:val="0"/>
        </w:rPr>
        <w:t xml:space="preserve"> options (on-time, polite, followed instructions, etc.)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Free-text comment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Photo upload</w:t>
      </w:r>
      <w:r w:rsidDel="00000000" w:rsidR="00000000" w:rsidRPr="00000000">
        <w:rPr>
          <w:rtl w:val="0"/>
        </w:rPr>
        <w:t xml:space="preserve"> option for delivery evidence (if needed)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dqzug4po2b1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Review Categories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Delivery Timeliness:</w:t>
      </w:r>
      <w:r w:rsidDel="00000000" w:rsidR="00000000" w:rsidRPr="00000000">
        <w:rPr>
          <w:rtl w:val="0"/>
        </w:rPr>
        <w:t xml:space="preserve"> Was the delivery completed within the expected timeframe?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Was the driver responsive and communicative when needed?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Professionalism:</w:t>
      </w:r>
      <w:r w:rsidDel="00000000" w:rsidR="00000000" w:rsidRPr="00000000">
        <w:rPr>
          <w:rtl w:val="0"/>
        </w:rPr>
        <w:t xml:space="preserve"> Was the driver polite and professional?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 Handling:</w:t>
      </w:r>
      <w:r w:rsidDel="00000000" w:rsidR="00000000" w:rsidRPr="00000000">
        <w:rPr>
          <w:rtl w:val="0"/>
        </w:rPr>
        <w:t xml:space="preserve"> Was the order delivered in good condition?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Issue Resolution:</w:t>
      </w:r>
      <w:r w:rsidDel="00000000" w:rsidR="00000000" w:rsidRPr="00000000">
        <w:rPr>
          <w:rtl w:val="0"/>
        </w:rPr>
        <w:t xml:space="preserve"> If there were problems, how well did the driver handle them?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ts1lbg0bsjl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Incentives for Customer Reviews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discount on next order for completed reviews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points for detailed feedback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reminders that expire after 24 hours to encourage timely feedback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rsa37m91y16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Vendor Review Process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wzz9qjwicwq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Rating Interface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Vendors can rate drivers after each pickup via: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portal dashboard</w:t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Quick-rating option at order handoff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review option for multiple deliveries by same driver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uaj7lhgjcml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Review Categories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Pickup Timeliness:</w:t>
      </w:r>
      <w:r w:rsidDel="00000000" w:rsidR="00000000" w:rsidRPr="00000000">
        <w:rPr>
          <w:rtl w:val="0"/>
        </w:rPr>
        <w:t xml:space="preserve"> Did the driver arrive at the vendor location on time?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Preparedness:</w:t>
      </w:r>
      <w:r w:rsidDel="00000000" w:rsidR="00000000" w:rsidRPr="00000000">
        <w:rPr>
          <w:rtl w:val="0"/>
        </w:rPr>
        <w:t xml:space="preserve"> Did the driver have appropriate equipment (bags, carriers, etc.)?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Professionalism:</w:t>
      </w:r>
      <w:r w:rsidDel="00000000" w:rsidR="00000000" w:rsidRPr="00000000">
        <w:rPr>
          <w:rtl w:val="0"/>
        </w:rPr>
        <w:t xml:space="preserve"> Was the driver courteous and professional?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Vendor Instruction Compliance:</w:t>
      </w:r>
      <w:r w:rsidDel="00000000" w:rsidR="00000000" w:rsidRPr="00000000">
        <w:rPr>
          <w:rtl w:val="0"/>
        </w:rPr>
        <w:t xml:space="preserve"> Did the driver follow specific handling instructions?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Did the driver properly complete any required paperwork?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z9n9t7x092f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Vendor Rating Tools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 to save "preferred drivers" for future orders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block problematic drivers from future assignments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 for when previously flagged drivers improve performance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mnn94v82k6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Driver Rating Aggregation and Impact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00p3mcxv4cc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Rating Calculation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driver rating calculated with: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60% weight on customer reviews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40% weight on vendor reviews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average of last 50 deliveries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filtering of outlier ratings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2aednngadrg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Performance Tiers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Elite Driver</w:t>
      </w:r>
      <w:r w:rsidDel="00000000" w:rsidR="00000000" w:rsidRPr="00000000">
        <w:rPr>
          <w:rtl w:val="0"/>
        </w:rPr>
        <w:t xml:space="preserve"> (4.8-5.0): Priority for premium deliveries, bonus pay rates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Preferred Driver</w:t>
      </w:r>
      <w:r w:rsidDel="00000000" w:rsidR="00000000" w:rsidRPr="00000000">
        <w:rPr>
          <w:rtl w:val="0"/>
        </w:rPr>
        <w:t xml:space="preserve"> (4.5-4.7): Good standing, regular access to orders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 Driver</w:t>
      </w:r>
      <w:r w:rsidDel="00000000" w:rsidR="00000000" w:rsidRPr="00000000">
        <w:rPr>
          <w:rtl w:val="0"/>
        </w:rPr>
        <w:t xml:space="preserve"> (4.0-4.4): Normal order access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Probationary Driver</w:t>
      </w:r>
      <w:r w:rsidDel="00000000" w:rsidR="00000000" w:rsidRPr="00000000">
        <w:rPr>
          <w:rtl w:val="0"/>
        </w:rPr>
        <w:t xml:space="preserve"> (3.5-3.9): Limited to certain order types, subject to additional monitoring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Under Review</w:t>
      </w:r>
      <w:r w:rsidDel="00000000" w:rsidR="00000000" w:rsidRPr="00000000">
        <w:rPr>
          <w:rtl w:val="0"/>
        </w:rPr>
        <w:t xml:space="preserve"> (&lt;3.5): Required coaching, limited order access, potential deactivation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2uct862sp9b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Rating Consequences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incentives for high-rated drivers: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percentage of premium/high-value orders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in order assignment during peak hours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Bonus payment opportunities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Recognition programs (Driver of the Month)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Corrective actions for low ratings: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requirements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Temporary reduction in order volume</w:t>
      </w:r>
    </w:p>
    <w:p w:rsidR="00000000" w:rsidDel="00000000" w:rsidP="00000000" w:rsidRDefault="00000000" w:rsidRPr="00000000" w14:paraId="000000D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check-ins with supervisors</w:t>
      </w:r>
    </w:p>
    <w:p w:rsidR="00000000" w:rsidDel="00000000" w:rsidP="00000000" w:rsidRDefault="00000000" w:rsidRPr="00000000" w14:paraId="000000D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removal from platform if issues persist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8gc89etnk30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Review Transparency and Fairness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aleo61odh4g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Driver Visibility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 can see:</w:t>
      </w:r>
    </w:p>
    <w:p w:rsidR="00000000" w:rsidDel="00000000" w:rsidP="00000000" w:rsidRDefault="00000000" w:rsidRPr="00000000" w14:paraId="000000D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current overall rating</w:t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Anonymous individual reviews</w:t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trends over time</w:t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 improvement areas</w:t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Comparison to area average (without identifying other drivers)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s03p4mvxr6y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Dispute Resolution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 can contest unfair reviews through:</w:t>
      </w:r>
    </w:p>
    <w:p w:rsidR="00000000" w:rsidDel="00000000" w:rsidP="00000000" w:rsidRDefault="00000000" w:rsidRPr="00000000" w14:paraId="000000D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Appeal process for demonstrably unfair ratings</w:t>
      </w:r>
    </w:p>
    <w:p w:rsidR="00000000" w:rsidDel="00000000" w:rsidP="00000000" w:rsidRDefault="00000000" w:rsidRPr="00000000" w14:paraId="000000E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submission (photos, GPS records)</w:t>
      </w:r>
    </w:p>
    <w:p w:rsidR="00000000" w:rsidDel="00000000" w:rsidP="00000000" w:rsidRDefault="00000000" w:rsidRPr="00000000" w14:paraId="000000E1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Third-party review of contested ratings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tgu37k87usq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Continuous Improvement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 system regularly evaluated and updated based on:</w:t>
      </w:r>
    </w:p>
    <w:p w:rsidR="00000000" w:rsidDel="00000000" w:rsidP="00000000" w:rsidRDefault="00000000" w:rsidRPr="00000000" w14:paraId="000000E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feedback</w:t>
      </w:r>
    </w:p>
    <w:p w:rsidR="00000000" w:rsidDel="00000000" w:rsidP="00000000" w:rsidRDefault="00000000" w:rsidRPr="00000000" w14:paraId="000000E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input</w:t>
      </w:r>
    </w:p>
    <w:p w:rsidR="00000000" w:rsidDel="00000000" w:rsidP="00000000" w:rsidRDefault="00000000" w:rsidRPr="00000000" w14:paraId="000000E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satisfaction metrics</w:t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 best practices</w:t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ta6io8ya884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Notifications &amp; Tracking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m3jhlmuztz7h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 Notifications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and vendor web notifications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E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orders</w:t>
      </w:r>
    </w:p>
    <w:p w:rsidR="00000000" w:rsidDel="00000000" w:rsidP="00000000" w:rsidRDefault="00000000" w:rsidRPr="00000000" w14:paraId="000000E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changes</w:t>
      </w:r>
    </w:p>
    <w:p w:rsidR="00000000" w:rsidDel="00000000" w:rsidP="00000000" w:rsidRDefault="00000000" w:rsidRPr="00000000" w14:paraId="000000E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 alerts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Driver mobile push notifications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F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assignments</w:t>
      </w:r>
    </w:p>
    <w:p w:rsidR="00000000" w:rsidDel="00000000" w:rsidP="00000000" w:rsidRDefault="00000000" w:rsidRPr="00000000" w14:paraId="000000F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updates</w:t>
      </w:r>
    </w:p>
    <w:p w:rsidR="00000000" w:rsidDel="00000000" w:rsidP="00000000" w:rsidRDefault="00000000" w:rsidRPr="00000000" w14:paraId="000000F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communications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Emergency notifications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F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failures</w:t>
      </w:r>
    </w:p>
    <w:p w:rsidR="00000000" w:rsidDel="00000000" w:rsidP="00000000" w:rsidRDefault="00000000" w:rsidRPr="00000000" w14:paraId="000000F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outages</w:t>
      </w:r>
    </w:p>
    <w:p w:rsidR="00000000" w:rsidDel="00000000" w:rsidP="00000000" w:rsidRDefault="00000000" w:rsidRPr="00000000" w14:paraId="000000F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alerts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Notifications:</w:t>
      </w:r>
    </w:p>
    <w:p w:rsidR="00000000" w:rsidDel="00000000" w:rsidP="00000000" w:rsidRDefault="00000000" w:rsidRPr="00000000" w14:paraId="000000F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&amp; SMS updates.</w:t>
      </w:r>
    </w:p>
    <w:p w:rsidR="00000000" w:rsidDel="00000000" w:rsidP="00000000" w:rsidRDefault="00000000" w:rsidRPr="00000000" w14:paraId="000000FA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delivery tracking links.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3rvgp04fld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Error Handling &amp; Dispute Resolution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Assignment Failures: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available drivers → Expand search radius.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 unavailable → Auto-cancel or reschedule.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issues → Notify vendor and customer.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Execution Failures:</w:t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cancellation → Auto-reassign order.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 issues → Admin intervention required.</w:t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unreachable → Attempt contact X times before escalation.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